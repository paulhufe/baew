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07D9D" w14:textId="78346856" w:rsidR="00D451EE" w:rsidRPr="00E74ECA" w:rsidRDefault="00D451EE" w:rsidP="008F7CFE">
      <w:pPr>
        <w:jc w:val="right"/>
        <w:rPr>
          <w:rFonts w:ascii="Aptos Light" w:hAnsi="Aptos Light" w:cs="Arial"/>
          <w:b/>
          <w:bCs/>
          <w:color w:val="000000" w:themeColor="text1"/>
          <w:lang w:val="en-US"/>
        </w:rPr>
      </w:pPr>
    </w:p>
    <w:p w14:paraId="29060BC7" w14:textId="2EDD096A" w:rsidR="00D451EE" w:rsidRPr="00E74ECA" w:rsidRDefault="00D451EE" w:rsidP="0040589F">
      <w:pPr>
        <w:jc w:val="center"/>
        <w:rPr>
          <w:rFonts w:ascii="Aptos Light" w:hAnsi="Aptos Light" w:cs="Arial"/>
          <w:b/>
          <w:bCs/>
          <w:color w:val="000000" w:themeColor="text1"/>
          <w:lang w:val="en-US"/>
        </w:rPr>
      </w:pPr>
    </w:p>
    <w:p w14:paraId="663259E0" w14:textId="258916F3" w:rsidR="00F1787C" w:rsidRPr="00E74ECA" w:rsidRDefault="00F1787C" w:rsidP="0040589F">
      <w:pPr>
        <w:jc w:val="center"/>
        <w:rPr>
          <w:rFonts w:ascii="Aptos Light" w:hAnsi="Aptos Light" w:cs="Arial"/>
          <w:b/>
          <w:bCs/>
          <w:color w:val="000000" w:themeColor="text1"/>
          <w:lang w:val="en-US"/>
        </w:rPr>
      </w:pPr>
    </w:p>
    <w:p w14:paraId="35B246EF" w14:textId="6415563A" w:rsidR="00FB4A4B" w:rsidRPr="00E74ECA" w:rsidRDefault="00C43F20" w:rsidP="0040589F">
      <w:pPr>
        <w:jc w:val="center"/>
        <w:rPr>
          <w:rFonts w:ascii="Aptos Light" w:hAnsi="Aptos Light" w:cs="Arial"/>
          <w:b/>
          <w:color w:val="000000" w:themeColor="text1"/>
          <w:sz w:val="32"/>
          <w:szCs w:val="32"/>
          <w:lang w:val="en-US"/>
        </w:rPr>
      </w:pPr>
      <w:r w:rsidRPr="00E74ECA">
        <w:rPr>
          <w:rFonts w:ascii="Aptos Light" w:hAnsi="Aptos Light" w:cs="Arial"/>
          <w:b/>
          <w:color w:val="000000" w:themeColor="text1"/>
          <w:sz w:val="32"/>
          <w:szCs w:val="32"/>
          <w:lang w:val="en-US"/>
        </w:rPr>
        <w:t>Bristol Spring Week in Applied Economics</w:t>
      </w:r>
    </w:p>
    <w:p w14:paraId="555997BC" w14:textId="77777777" w:rsidR="00C43F20" w:rsidRPr="00E74ECA" w:rsidRDefault="00C43F20" w:rsidP="0040589F">
      <w:pPr>
        <w:jc w:val="center"/>
        <w:rPr>
          <w:rFonts w:ascii="Aptos Light" w:hAnsi="Aptos Light" w:cs="Arial"/>
          <w:b/>
          <w:color w:val="000000" w:themeColor="text1"/>
          <w:lang w:val="en-US"/>
        </w:rPr>
      </w:pPr>
    </w:p>
    <w:p w14:paraId="3313206F" w14:textId="7419FBD4" w:rsidR="008072B9" w:rsidRPr="00E74ECA" w:rsidRDefault="00D00137" w:rsidP="0040589F">
      <w:pPr>
        <w:jc w:val="center"/>
        <w:rPr>
          <w:rFonts w:ascii="Aptos Light" w:hAnsi="Aptos Light" w:cs="Arial"/>
          <w:lang w:val="en-US"/>
        </w:rPr>
      </w:pPr>
      <w:r w:rsidRPr="00E74ECA">
        <w:rPr>
          <w:rFonts w:ascii="Aptos Light" w:hAnsi="Aptos Light" w:cs="Arial"/>
          <w:lang w:val="en-US"/>
        </w:rPr>
        <w:t>Workshop on Economic Policy</w:t>
      </w:r>
    </w:p>
    <w:p w14:paraId="4FDB6309" w14:textId="6EE33375" w:rsidR="00B67FEA" w:rsidRPr="00E74ECA" w:rsidRDefault="00B67FEA" w:rsidP="0040589F">
      <w:pPr>
        <w:jc w:val="center"/>
        <w:rPr>
          <w:rFonts w:ascii="Aptos Light" w:hAnsi="Aptos Light" w:cs="Arial"/>
          <w:lang w:val="en-US"/>
        </w:rPr>
      </w:pPr>
    </w:p>
    <w:p w14:paraId="68763D53" w14:textId="4B21E23B" w:rsidR="008072B9" w:rsidRPr="00E74ECA" w:rsidRDefault="008072B9" w:rsidP="0040589F">
      <w:pPr>
        <w:jc w:val="center"/>
        <w:rPr>
          <w:rFonts w:ascii="Aptos Light" w:hAnsi="Aptos Light" w:cs="Arial"/>
          <w:b/>
          <w:bCs/>
          <w:lang w:val="en-US"/>
        </w:rPr>
      </w:pPr>
      <w:r w:rsidRPr="00E74ECA">
        <w:rPr>
          <w:rFonts w:ascii="Aptos Light" w:hAnsi="Aptos Light" w:cs="Arial"/>
          <w:b/>
          <w:bCs/>
          <w:lang w:val="en-US"/>
        </w:rPr>
        <w:t xml:space="preserve">May </w:t>
      </w:r>
      <w:r w:rsidR="002477E8" w:rsidRPr="00E74ECA">
        <w:rPr>
          <w:rFonts w:ascii="Aptos Light" w:hAnsi="Aptos Light" w:cs="Arial"/>
          <w:b/>
          <w:bCs/>
          <w:lang w:val="en-US"/>
        </w:rPr>
        <w:t>09</w:t>
      </w:r>
      <w:r w:rsidR="0010296E" w:rsidRPr="00E74ECA">
        <w:rPr>
          <w:rFonts w:ascii="Aptos Light" w:hAnsi="Aptos Light" w:cs="Arial"/>
          <w:b/>
          <w:bCs/>
          <w:lang w:val="en-US"/>
        </w:rPr>
        <w:t>-1</w:t>
      </w:r>
      <w:r w:rsidR="002477E8" w:rsidRPr="00E74ECA">
        <w:rPr>
          <w:rFonts w:ascii="Aptos Light" w:hAnsi="Aptos Light" w:cs="Arial"/>
          <w:b/>
          <w:bCs/>
          <w:lang w:val="en-US"/>
        </w:rPr>
        <w:t>0</w:t>
      </w:r>
      <w:r w:rsidRPr="00E74ECA">
        <w:rPr>
          <w:rFonts w:ascii="Aptos Light" w:hAnsi="Aptos Light" w:cs="Arial"/>
          <w:b/>
          <w:bCs/>
          <w:lang w:val="en-US"/>
        </w:rPr>
        <w:t>, 202</w:t>
      </w:r>
      <w:r w:rsidR="002477E8" w:rsidRPr="00E74ECA">
        <w:rPr>
          <w:rFonts w:ascii="Aptos Light" w:hAnsi="Aptos Light" w:cs="Arial"/>
          <w:b/>
          <w:bCs/>
          <w:lang w:val="en-US"/>
        </w:rPr>
        <w:t>4</w:t>
      </w:r>
    </w:p>
    <w:p w14:paraId="1CC089B2" w14:textId="0D398B0F" w:rsidR="00036970" w:rsidRPr="00E74ECA" w:rsidRDefault="00036970" w:rsidP="00F035A1">
      <w:pPr>
        <w:rPr>
          <w:rFonts w:ascii="Aptos Light" w:hAnsi="Aptos Light" w:cs="Arial"/>
          <w:b/>
          <w:bCs/>
          <w:color w:val="AC2D38"/>
          <w:sz w:val="32"/>
          <w:szCs w:val="32"/>
          <w:lang w:val="en-US"/>
        </w:rPr>
      </w:pPr>
    </w:p>
    <w:p w14:paraId="6FF9DBE2" w14:textId="3A2E29E7" w:rsidR="00B50DE5" w:rsidRPr="005D5C75" w:rsidRDefault="005E14DA" w:rsidP="0040589F">
      <w:pPr>
        <w:jc w:val="center"/>
        <w:rPr>
          <w:rFonts w:ascii="Aptos Light" w:hAnsi="Aptos Light" w:cs="Arial"/>
          <w:b/>
          <w:color w:val="B01C2E"/>
          <w:sz w:val="32"/>
          <w:szCs w:val="32"/>
          <w:lang w:val="en-US"/>
        </w:rPr>
      </w:pPr>
      <w:r w:rsidRPr="005D5C75">
        <w:rPr>
          <w:rFonts w:ascii="Aptos Light" w:hAnsi="Aptos Light" w:cs="Arial"/>
          <w:b/>
          <w:color w:val="B01C2E"/>
          <w:sz w:val="32"/>
          <w:szCs w:val="32"/>
          <w:lang w:val="en-US"/>
        </w:rPr>
        <w:t>CALL FOR PAPERS</w:t>
      </w:r>
    </w:p>
    <w:p w14:paraId="1D3AC78A" w14:textId="7305AB7B" w:rsidR="00B50DE5" w:rsidRPr="00E74ECA" w:rsidRDefault="00B50DE5">
      <w:pPr>
        <w:rPr>
          <w:rFonts w:ascii="Aptos Light" w:hAnsi="Aptos Light" w:cs="Arial"/>
          <w:lang w:val="en-US"/>
        </w:rPr>
      </w:pPr>
    </w:p>
    <w:p w14:paraId="3B909049" w14:textId="161B9934" w:rsidR="00B50DE5" w:rsidRPr="00E74ECA" w:rsidRDefault="00B50DE5">
      <w:pPr>
        <w:rPr>
          <w:rFonts w:ascii="Aptos Light" w:hAnsi="Aptos Light" w:cs="Arial"/>
          <w:lang w:val="en-US"/>
        </w:rPr>
      </w:pPr>
    </w:p>
    <w:p w14:paraId="06358EA4" w14:textId="3A718C9B" w:rsidR="00B50DE5" w:rsidRDefault="73BF49DD" w:rsidP="00A735E5">
      <w:pPr>
        <w:jc w:val="both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 xml:space="preserve">The </w:t>
      </w:r>
      <w:r w:rsidR="00483DCB" w:rsidRPr="001273F0">
        <w:rPr>
          <w:rFonts w:ascii="Aptos Light" w:hAnsi="Aptos Light" w:cs="Arial"/>
          <w:b/>
          <w:bCs/>
        </w:rPr>
        <w:t>Workshop on Economic Policy</w:t>
      </w:r>
      <w:r w:rsidR="0010296E" w:rsidRPr="00E74ECA">
        <w:rPr>
          <w:rFonts w:ascii="Aptos Light" w:hAnsi="Aptos Light" w:cs="Arial"/>
        </w:rPr>
        <w:t xml:space="preserve"> </w:t>
      </w:r>
      <w:r w:rsidRPr="00E74ECA">
        <w:rPr>
          <w:rFonts w:ascii="Aptos Light" w:hAnsi="Aptos Light" w:cs="Arial"/>
        </w:rPr>
        <w:t xml:space="preserve">will take place on </w:t>
      </w:r>
      <w:r w:rsidR="00FB4A4B" w:rsidRPr="00E74ECA">
        <w:rPr>
          <w:rFonts w:ascii="Aptos Light" w:hAnsi="Aptos Light" w:cs="Arial"/>
        </w:rPr>
        <w:t xml:space="preserve">the </w:t>
      </w:r>
      <w:r w:rsidR="00CB6EE3" w:rsidRPr="00C75A56">
        <w:rPr>
          <w:rFonts w:ascii="Aptos Light" w:hAnsi="Aptos Light" w:cs="Arial"/>
          <w:b/>
          <w:bCs/>
        </w:rPr>
        <w:t>9</w:t>
      </w:r>
      <w:r w:rsidR="00E95625" w:rsidRPr="00C75A56">
        <w:rPr>
          <w:rFonts w:ascii="Aptos Light" w:hAnsi="Aptos Light" w:cs="Arial"/>
          <w:b/>
          <w:bCs/>
          <w:vertAlign w:val="superscript"/>
        </w:rPr>
        <w:t>th</w:t>
      </w:r>
      <w:r w:rsidR="00E95625" w:rsidRPr="00C75A56">
        <w:rPr>
          <w:rFonts w:ascii="Aptos Light" w:hAnsi="Aptos Light" w:cs="Arial"/>
          <w:b/>
          <w:bCs/>
        </w:rPr>
        <w:t xml:space="preserve"> and </w:t>
      </w:r>
      <w:r w:rsidR="00CB6EE3" w:rsidRPr="00C75A56">
        <w:rPr>
          <w:rFonts w:ascii="Aptos Light" w:hAnsi="Aptos Light" w:cs="Arial"/>
          <w:b/>
          <w:bCs/>
        </w:rPr>
        <w:t>10</w:t>
      </w:r>
      <w:r w:rsidR="00E95625" w:rsidRPr="00C75A56">
        <w:rPr>
          <w:rFonts w:ascii="Aptos Light" w:hAnsi="Aptos Light" w:cs="Arial"/>
          <w:b/>
          <w:bCs/>
          <w:vertAlign w:val="superscript"/>
        </w:rPr>
        <w:t>th</w:t>
      </w:r>
      <w:r w:rsidR="00E95625" w:rsidRPr="00C75A56">
        <w:rPr>
          <w:rFonts w:ascii="Aptos Light" w:hAnsi="Aptos Light" w:cs="Arial"/>
          <w:b/>
          <w:bCs/>
        </w:rPr>
        <w:t xml:space="preserve"> </w:t>
      </w:r>
      <w:r w:rsidR="00483DCB" w:rsidRPr="00C75A56">
        <w:rPr>
          <w:rFonts w:ascii="Aptos Light" w:hAnsi="Aptos Light" w:cs="Arial"/>
          <w:b/>
          <w:bCs/>
        </w:rPr>
        <w:t xml:space="preserve">of </w:t>
      </w:r>
      <w:r w:rsidR="00E95625" w:rsidRPr="00C75A56">
        <w:rPr>
          <w:rFonts w:ascii="Aptos Light" w:hAnsi="Aptos Light" w:cs="Arial"/>
          <w:b/>
          <w:bCs/>
        </w:rPr>
        <w:t>May 2023</w:t>
      </w:r>
      <w:r w:rsidR="00FF02D3" w:rsidRPr="00E74ECA">
        <w:rPr>
          <w:rFonts w:ascii="Aptos Light" w:hAnsi="Aptos Light" w:cs="Arial"/>
        </w:rPr>
        <w:t xml:space="preserve"> </w:t>
      </w:r>
      <w:r w:rsidRPr="00E74ECA">
        <w:rPr>
          <w:rFonts w:ascii="Aptos Light" w:hAnsi="Aptos Light" w:cs="Arial"/>
        </w:rPr>
        <w:t>in Bristol (United Kingdom).</w:t>
      </w:r>
      <w:r w:rsidR="003A2207" w:rsidRPr="00E74ECA">
        <w:rPr>
          <w:rFonts w:ascii="Aptos Light" w:hAnsi="Aptos Light" w:cs="Arial"/>
        </w:rPr>
        <w:t xml:space="preserve"> </w:t>
      </w:r>
      <w:r w:rsidR="009A05E0" w:rsidRPr="00AD36E7">
        <w:rPr>
          <w:rFonts w:ascii="Aptos Light" w:hAnsi="Aptos Light" w:cs="Arial"/>
        </w:rPr>
        <w:t>The workshop provides the opportunity to discuss empirical policy evaluations from different sub-fields of applied microeconomics</w:t>
      </w:r>
      <w:r w:rsidR="009D0EEB">
        <w:rPr>
          <w:rFonts w:ascii="Aptos Light" w:hAnsi="Aptos Light" w:cs="Arial"/>
        </w:rPr>
        <w:t xml:space="preserve">, including </w:t>
      </w:r>
      <w:proofErr w:type="spellStart"/>
      <w:r w:rsidR="009D0EEB">
        <w:rPr>
          <w:rFonts w:ascii="Aptos Light" w:hAnsi="Aptos Light" w:cs="Arial"/>
        </w:rPr>
        <w:t>labor</w:t>
      </w:r>
      <w:proofErr w:type="spellEnd"/>
      <w:r w:rsidR="009D0EEB">
        <w:rPr>
          <w:rFonts w:ascii="Aptos Light" w:hAnsi="Aptos Light" w:cs="Arial"/>
        </w:rPr>
        <w:t xml:space="preserve"> economics, health economics, public economics, and education economics</w:t>
      </w:r>
      <w:r w:rsidR="009A05E0" w:rsidRPr="00AD36E7">
        <w:rPr>
          <w:rFonts w:ascii="Aptos Light" w:hAnsi="Aptos Light" w:cs="Arial"/>
        </w:rPr>
        <w:t xml:space="preserve">. </w:t>
      </w:r>
      <w:r w:rsidR="00D41B4E">
        <w:rPr>
          <w:rFonts w:ascii="Aptos Light" w:hAnsi="Aptos Light" w:cs="Arial"/>
        </w:rPr>
        <w:t>Furthermore, t</w:t>
      </w:r>
      <w:r w:rsidR="009A05E0" w:rsidRPr="00AD36E7">
        <w:rPr>
          <w:rFonts w:ascii="Aptos Light" w:hAnsi="Aptos Light" w:cs="Arial"/>
        </w:rPr>
        <w:t xml:space="preserve">he workshop </w:t>
      </w:r>
      <w:r w:rsidR="006C53BB">
        <w:rPr>
          <w:rFonts w:ascii="Aptos Light" w:hAnsi="Aptos Light" w:cs="Arial"/>
        </w:rPr>
        <w:t>is</w:t>
      </w:r>
      <w:r w:rsidR="009A05E0" w:rsidRPr="00AD36E7">
        <w:rPr>
          <w:rFonts w:ascii="Aptos Light" w:hAnsi="Aptos Light" w:cs="Arial"/>
        </w:rPr>
        <w:t xml:space="preserve"> a forum of exchange between international scholars and policy professionals.</w:t>
      </w:r>
    </w:p>
    <w:p w14:paraId="2C84E5E8" w14:textId="77777777" w:rsidR="001E105C" w:rsidRDefault="001E105C" w:rsidP="00A735E5">
      <w:pPr>
        <w:jc w:val="both"/>
        <w:rPr>
          <w:rFonts w:ascii="Aptos Light" w:hAnsi="Aptos Light" w:cs="Arial"/>
        </w:rPr>
      </w:pPr>
    </w:p>
    <w:p w14:paraId="5AD4496D" w14:textId="40BDF937" w:rsidR="001E105C" w:rsidRPr="00E74ECA" w:rsidRDefault="001E105C" w:rsidP="001E105C">
      <w:pPr>
        <w:jc w:val="both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 xml:space="preserve">We welcome submissions </w:t>
      </w:r>
      <w:r>
        <w:rPr>
          <w:rFonts w:ascii="Aptos Light" w:hAnsi="Aptos Light" w:cs="Arial"/>
        </w:rPr>
        <w:t xml:space="preserve">from </w:t>
      </w:r>
      <w:r w:rsidRPr="00C75A56">
        <w:rPr>
          <w:rFonts w:ascii="Aptos Light" w:hAnsi="Aptos Light" w:cs="Arial"/>
          <w:b/>
          <w:bCs/>
        </w:rPr>
        <w:t>all sub-fields of applied microeconomics</w:t>
      </w:r>
      <w:r w:rsidRPr="00E74ECA">
        <w:rPr>
          <w:rFonts w:ascii="Aptos Light" w:hAnsi="Aptos Light" w:cs="Arial"/>
        </w:rPr>
        <w:t xml:space="preserve">. </w:t>
      </w:r>
      <w:r>
        <w:rPr>
          <w:rFonts w:ascii="Aptos Light" w:hAnsi="Aptos Light" w:cs="Arial"/>
        </w:rPr>
        <w:t xml:space="preserve">Papers that analyse the </w:t>
      </w:r>
      <w:r w:rsidR="00D40AA7">
        <w:rPr>
          <w:rFonts w:ascii="Aptos Light" w:hAnsi="Aptos Light" w:cs="Arial"/>
        </w:rPr>
        <w:t>impact</w:t>
      </w:r>
      <w:r>
        <w:rPr>
          <w:rFonts w:ascii="Aptos Light" w:hAnsi="Aptos Light" w:cs="Arial"/>
        </w:rPr>
        <w:t xml:space="preserve"> of the welfare state </w:t>
      </w:r>
      <w:r w:rsidR="001273F0">
        <w:rPr>
          <w:rFonts w:ascii="Aptos Light" w:hAnsi="Aptos Light" w:cs="Arial"/>
        </w:rPr>
        <w:t xml:space="preserve">on </w:t>
      </w:r>
      <w:r>
        <w:rPr>
          <w:rFonts w:ascii="Aptos Light" w:hAnsi="Aptos Light" w:cs="Arial"/>
        </w:rPr>
        <w:t>inequalities across the life-course of individuals are particularly encouraged</w:t>
      </w:r>
      <w:r w:rsidRPr="00E74ECA">
        <w:rPr>
          <w:rFonts w:ascii="Aptos Light" w:hAnsi="Aptos Light" w:cs="Arial"/>
        </w:rPr>
        <w:t>.</w:t>
      </w:r>
    </w:p>
    <w:p w14:paraId="16E3D531" w14:textId="77777777" w:rsidR="001561F1" w:rsidRDefault="001561F1" w:rsidP="00A735E5">
      <w:pPr>
        <w:jc w:val="both"/>
        <w:rPr>
          <w:rFonts w:ascii="Aptos Light" w:hAnsi="Aptos Light" w:cs="Arial"/>
          <w:lang w:val="en-US"/>
        </w:rPr>
      </w:pPr>
    </w:p>
    <w:p w14:paraId="59E1A698" w14:textId="77777777" w:rsidR="00ED26BF" w:rsidRPr="00E74ECA" w:rsidRDefault="00ED26BF" w:rsidP="00A735E5">
      <w:pPr>
        <w:jc w:val="both"/>
        <w:rPr>
          <w:rFonts w:ascii="Aptos Light" w:hAnsi="Aptos Light" w:cs="Arial"/>
          <w:lang w:val="en-US"/>
        </w:rPr>
      </w:pPr>
    </w:p>
    <w:p w14:paraId="3A6EE2AB" w14:textId="2FF64554" w:rsidR="00387431" w:rsidRPr="001E105C" w:rsidRDefault="00527D6E" w:rsidP="00A735E5">
      <w:pPr>
        <w:jc w:val="both"/>
        <w:rPr>
          <w:rFonts w:ascii="Aptos Light" w:hAnsi="Aptos Light" w:cs="Arial"/>
          <w:lang w:val="en-US"/>
        </w:rPr>
      </w:pPr>
      <w:r w:rsidRPr="00527D6E">
        <w:rPr>
          <w:rFonts w:ascii="Aptos Light" w:hAnsi="Aptos Light" w:cs="Arial"/>
          <w:b/>
          <w:bCs/>
          <w:lang w:val="en-US"/>
        </w:rPr>
        <w:t>K</w:t>
      </w:r>
      <w:r w:rsidR="0040589F" w:rsidRPr="00527D6E">
        <w:rPr>
          <w:rFonts w:ascii="Aptos Light" w:hAnsi="Aptos Light" w:cs="Arial"/>
          <w:b/>
          <w:bCs/>
          <w:lang w:val="en-US"/>
        </w:rPr>
        <w:t>e</w:t>
      </w:r>
      <w:r w:rsidR="0040589F" w:rsidRPr="00E74ECA">
        <w:rPr>
          <w:rFonts w:ascii="Aptos Light" w:hAnsi="Aptos Light" w:cs="Arial"/>
          <w:b/>
          <w:bCs/>
          <w:lang w:val="en-US"/>
        </w:rPr>
        <w:t xml:space="preserve">ynote </w:t>
      </w:r>
      <w:r w:rsidR="004B539B" w:rsidRPr="00E74ECA">
        <w:rPr>
          <w:rFonts w:ascii="Aptos Light" w:hAnsi="Aptos Light" w:cs="Arial"/>
          <w:b/>
          <w:bCs/>
          <w:lang w:val="en-US"/>
        </w:rPr>
        <w:t>speaker</w:t>
      </w:r>
      <w:r>
        <w:rPr>
          <w:rFonts w:ascii="Aptos Light" w:hAnsi="Aptos Light" w:cs="Arial"/>
          <w:b/>
          <w:bCs/>
          <w:lang w:val="en-US"/>
        </w:rPr>
        <w:t xml:space="preserve">: </w:t>
      </w:r>
      <w:hyperlink r:id="rId8" w:history="1">
        <w:r w:rsidR="00CB6EE3" w:rsidRPr="00E74ECA">
          <w:rPr>
            <w:rStyle w:val="Hyperlink"/>
            <w:rFonts w:ascii="Aptos Light" w:hAnsi="Aptos Light" w:cs="Arial"/>
            <w:b/>
            <w:bCs/>
            <w:color w:val="0056B3"/>
            <w:u w:val="none"/>
          </w:rPr>
          <w:t>Elira Kuka</w:t>
        </w:r>
      </w:hyperlink>
      <w:r w:rsidR="003A2207" w:rsidRPr="00E74ECA">
        <w:rPr>
          <w:rFonts w:ascii="Aptos Light" w:hAnsi="Aptos Light" w:cs="Arial"/>
          <w:lang w:val="en-US"/>
        </w:rPr>
        <w:t xml:space="preserve">, </w:t>
      </w:r>
      <w:r w:rsidR="00060839" w:rsidRPr="00E74ECA">
        <w:rPr>
          <w:rFonts w:ascii="Aptos Light" w:hAnsi="Aptos Light" w:cs="Arial"/>
          <w:lang w:val="en-US"/>
        </w:rPr>
        <w:t>George Washington University</w:t>
      </w:r>
      <w:r w:rsidR="003A2207" w:rsidRPr="00E74ECA">
        <w:rPr>
          <w:rFonts w:ascii="Aptos Light" w:hAnsi="Aptos Light" w:cs="Arial"/>
          <w:lang w:val="en-US"/>
        </w:rPr>
        <w:t>.</w:t>
      </w:r>
    </w:p>
    <w:p w14:paraId="09B37F8A" w14:textId="77777777" w:rsidR="00F1787C" w:rsidRDefault="00F1787C" w:rsidP="00A735E5">
      <w:pPr>
        <w:jc w:val="both"/>
        <w:rPr>
          <w:rFonts w:ascii="Aptos Light" w:hAnsi="Aptos Light" w:cs="Arial"/>
          <w:lang w:val="en-US"/>
        </w:rPr>
      </w:pPr>
    </w:p>
    <w:p w14:paraId="48C77445" w14:textId="77777777" w:rsidR="00ED26BF" w:rsidRPr="00E74ECA" w:rsidRDefault="00ED26BF" w:rsidP="00A735E5">
      <w:pPr>
        <w:jc w:val="both"/>
        <w:rPr>
          <w:rFonts w:ascii="Aptos Light" w:hAnsi="Aptos Light" w:cs="Arial"/>
          <w:lang w:val="en-US"/>
        </w:rPr>
      </w:pPr>
    </w:p>
    <w:p w14:paraId="26E975E5" w14:textId="77777777" w:rsidR="00B67FEA" w:rsidRPr="00E74ECA" w:rsidRDefault="00B67FEA" w:rsidP="00A735E5">
      <w:pPr>
        <w:jc w:val="both"/>
        <w:rPr>
          <w:rFonts w:ascii="Aptos Light" w:hAnsi="Aptos Light" w:cs="Arial"/>
          <w:b/>
          <w:bCs/>
        </w:rPr>
      </w:pPr>
      <w:r w:rsidRPr="00E74ECA">
        <w:rPr>
          <w:rFonts w:ascii="Aptos Light" w:hAnsi="Aptos Light" w:cs="Arial"/>
          <w:b/>
          <w:bCs/>
        </w:rPr>
        <w:t>Submission guidelines:</w:t>
      </w:r>
    </w:p>
    <w:p w14:paraId="655C916E" w14:textId="3A3917F6" w:rsidR="00B67FEA" w:rsidRPr="00E74ECA" w:rsidRDefault="7C4EA99A" w:rsidP="00A735E5">
      <w:pPr>
        <w:numPr>
          <w:ilvl w:val="0"/>
          <w:numId w:val="1"/>
        </w:numPr>
        <w:jc w:val="both"/>
        <w:rPr>
          <w:rFonts w:ascii="Aptos Light" w:hAnsi="Aptos Light" w:cs="Arial"/>
          <w:b/>
          <w:bCs/>
        </w:rPr>
      </w:pPr>
      <w:r w:rsidRPr="00E74ECA">
        <w:rPr>
          <w:rFonts w:ascii="Aptos Light" w:hAnsi="Aptos Light" w:cs="Arial"/>
        </w:rPr>
        <w:t xml:space="preserve">Complete manuscripts (or extended abstracts) </w:t>
      </w:r>
      <w:r w:rsidR="004135F0" w:rsidRPr="00E74ECA">
        <w:rPr>
          <w:rFonts w:ascii="Aptos Light" w:hAnsi="Aptos Light" w:cs="Arial"/>
        </w:rPr>
        <w:t>must</w:t>
      </w:r>
      <w:r w:rsidRPr="00E74ECA">
        <w:rPr>
          <w:rFonts w:ascii="Aptos Light" w:hAnsi="Aptos Light" w:cs="Arial"/>
        </w:rPr>
        <w:t xml:space="preserve"> be</w:t>
      </w:r>
      <w:r w:rsidR="00655D8A" w:rsidRPr="00E74ECA">
        <w:rPr>
          <w:rFonts w:ascii="Aptos Light" w:hAnsi="Aptos Light" w:cs="Arial"/>
        </w:rPr>
        <w:t xml:space="preserve"> </w:t>
      </w:r>
      <w:r w:rsidRPr="00E74ECA">
        <w:rPr>
          <w:rFonts w:ascii="Aptos Light" w:hAnsi="Aptos Light" w:cs="Arial"/>
        </w:rPr>
        <w:t>submitted</w:t>
      </w:r>
      <w:r w:rsidR="004135F0" w:rsidRPr="00E74ECA">
        <w:rPr>
          <w:rFonts w:ascii="Aptos Light" w:hAnsi="Aptos Light" w:cs="Arial"/>
        </w:rPr>
        <w:t xml:space="preserve"> </w:t>
      </w:r>
      <w:hyperlink r:id="rId9" w:history="1">
        <w:r w:rsidR="004135F0" w:rsidRPr="00E74ECA">
          <w:rPr>
            <w:rStyle w:val="Hyperlink"/>
            <w:rFonts w:ascii="Aptos Light" w:hAnsi="Aptos Light" w:cs="Arial"/>
            <w:b/>
            <w:bCs/>
            <w:u w:val="none"/>
          </w:rPr>
          <w:t>here</w:t>
        </w:r>
      </w:hyperlink>
      <w:r w:rsidR="00381917" w:rsidRPr="00E74ECA">
        <w:rPr>
          <w:rStyle w:val="Hyperlink"/>
          <w:rFonts w:ascii="Aptos Light" w:hAnsi="Aptos Light" w:cs="Arial"/>
          <w:color w:val="4472C4" w:themeColor="accent1"/>
          <w:u w:val="none"/>
        </w:rPr>
        <w:t>.</w:t>
      </w:r>
    </w:p>
    <w:p w14:paraId="2A78CF37" w14:textId="7C01F246" w:rsidR="0040589F" w:rsidRPr="00E74ECA" w:rsidRDefault="008C0EF9" w:rsidP="00A735E5">
      <w:pPr>
        <w:numPr>
          <w:ilvl w:val="0"/>
          <w:numId w:val="1"/>
        </w:numPr>
        <w:jc w:val="both"/>
        <w:rPr>
          <w:rFonts w:ascii="Aptos Light" w:hAnsi="Aptos Light" w:cs="Arial"/>
        </w:rPr>
      </w:pPr>
      <w:r w:rsidRPr="00C75A56">
        <w:rPr>
          <w:rFonts w:ascii="Aptos Light" w:hAnsi="Aptos Light" w:cs="Arial"/>
          <w:b/>
          <w:bCs/>
        </w:rPr>
        <w:t>Submission deadline:</w:t>
      </w:r>
      <w:r w:rsidRPr="00C75A56">
        <w:rPr>
          <w:rFonts w:ascii="Aptos Light" w:hAnsi="Aptos Light" w:cs="Arial"/>
        </w:rPr>
        <w:t xml:space="preserve"> </w:t>
      </w:r>
      <w:r w:rsidR="1E1AEF75" w:rsidRPr="00C75A56">
        <w:rPr>
          <w:rFonts w:ascii="Aptos Light" w:hAnsi="Aptos Light" w:cs="Arial"/>
          <w:b/>
          <w:bCs/>
        </w:rPr>
        <w:t>2</w:t>
      </w:r>
      <w:r w:rsidR="00F56741" w:rsidRPr="00C75A56">
        <w:rPr>
          <w:rFonts w:ascii="Aptos Light" w:hAnsi="Aptos Light" w:cs="Arial"/>
          <w:b/>
          <w:bCs/>
        </w:rPr>
        <w:t>8</w:t>
      </w:r>
      <w:r w:rsidR="00381917" w:rsidRPr="00C75A56">
        <w:rPr>
          <w:rFonts w:ascii="Aptos Light" w:hAnsi="Aptos Light" w:cs="Arial"/>
          <w:b/>
          <w:bCs/>
          <w:vertAlign w:val="superscript"/>
        </w:rPr>
        <w:t>th</w:t>
      </w:r>
      <w:r w:rsidR="00381917" w:rsidRPr="00C75A56">
        <w:rPr>
          <w:rFonts w:ascii="Aptos Light" w:hAnsi="Aptos Light" w:cs="Arial"/>
          <w:b/>
          <w:bCs/>
        </w:rPr>
        <w:t xml:space="preserve"> </w:t>
      </w:r>
      <w:r w:rsidR="0016387B" w:rsidRPr="00C75A56">
        <w:rPr>
          <w:rFonts w:ascii="Aptos Light" w:hAnsi="Aptos Light" w:cs="Arial"/>
          <w:b/>
          <w:bCs/>
        </w:rPr>
        <w:t>February 202</w:t>
      </w:r>
      <w:r w:rsidR="005420DE" w:rsidRPr="00C75A56">
        <w:rPr>
          <w:rFonts w:ascii="Aptos Light" w:hAnsi="Aptos Light" w:cs="Arial"/>
          <w:b/>
          <w:bCs/>
        </w:rPr>
        <w:t>4</w:t>
      </w:r>
      <w:r w:rsidR="1E1AEF75" w:rsidRPr="00E74ECA">
        <w:rPr>
          <w:rFonts w:ascii="Aptos Light" w:hAnsi="Aptos Light" w:cs="Arial"/>
          <w:b/>
          <w:bCs/>
        </w:rPr>
        <w:t>.</w:t>
      </w:r>
    </w:p>
    <w:p w14:paraId="23AB1101" w14:textId="77777777" w:rsidR="00381917" w:rsidRPr="00543C7E" w:rsidRDefault="000F5D16" w:rsidP="003A2207">
      <w:pPr>
        <w:numPr>
          <w:ilvl w:val="0"/>
          <w:numId w:val="1"/>
        </w:numPr>
        <w:ind w:right="-286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>A</w:t>
      </w:r>
      <w:r w:rsidR="73BF49DD" w:rsidRPr="00E74ECA">
        <w:rPr>
          <w:rFonts w:ascii="Aptos Light" w:hAnsi="Aptos Light" w:cs="Arial"/>
        </w:rPr>
        <w:t>uthors</w:t>
      </w:r>
      <w:r w:rsidR="003A2207" w:rsidRPr="00E74ECA">
        <w:rPr>
          <w:rFonts w:ascii="Aptos Light" w:hAnsi="Aptos Light" w:cs="Arial"/>
        </w:rPr>
        <w:t xml:space="preserve"> of accepted manuscripts</w:t>
      </w:r>
      <w:r w:rsidR="73BF49DD" w:rsidRPr="00E74ECA">
        <w:rPr>
          <w:rFonts w:ascii="Aptos Light" w:hAnsi="Aptos Light" w:cs="Arial"/>
        </w:rPr>
        <w:t xml:space="preserve"> will be notified by </w:t>
      </w:r>
      <w:r w:rsidR="000823F0" w:rsidRPr="00543C7E">
        <w:rPr>
          <w:rFonts w:ascii="Aptos Light" w:hAnsi="Aptos Light" w:cs="Arial"/>
        </w:rPr>
        <w:t>mid-</w:t>
      </w:r>
      <w:r w:rsidR="0016387B" w:rsidRPr="00543C7E">
        <w:rPr>
          <w:rFonts w:ascii="Aptos Light" w:hAnsi="Aptos Light" w:cs="Arial"/>
        </w:rPr>
        <w:t xml:space="preserve">March </w:t>
      </w:r>
      <w:r w:rsidR="73BF49DD" w:rsidRPr="00543C7E">
        <w:rPr>
          <w:rFonts w:ascii="Aptos Light" w:hAnsi="Aptos Light" w:cs="Arial"/>
        </w:rPr>
        <w:t>202</w:t>
      </w:r>
      <w:r w:rsidR="0016387B" w:rsidRPr="00543C7E">
        <w:rPr>
          <w:rFonts w:ascii="Aptos Light" w:hAnsi="Aptos Light" w:cs="Arial"/>
        </w:rPr>
        <w:t>3</w:t>
      </w:r>
      <w:r w:rsidR="00381917" w:rsidRPr="00543C7E">
        <w:rPr>
          <w:rFonts w:ascii="Aptos Light" w:hAnsi="Aptos Light" w:cs="Arial"/>
        </w:rPr>
        <w:t>.</w:t>
      </w:r>
    </w:p>
    <w:p w14:paraId="63EC8E05" w14:textId="12BF0B05" w:rsidR="00381917" w:rsidRPr="00E74ECA" w:rsidRDefault="73BF49DD" w:rsidP="003A2207">
      <w:pPr>
        <w:numPr>
          <w:ilvl w:val="0"/>
          <w:numId w:val="1"/>
        </w:numPr>
        <w:ind w:right="-286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>Accommodation will be covered.</w:t>
      </w:r>
    </w:p>
    <w:p w14:paraId="3E295150" w14:textId="4E170375" w:rsidR="00B67FEA" w:rsidRPr="00E74ECA" w:rsidRDefault="00590AA1" w:rsidP="003A2207">
      <w:pPr>
        <w:numPr>
          <w:ilvl w:val="0"/>
          <w:numId w:val="1"/>
        </w:numPr>
        <w:ind w:right="-286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 xml:space="preserve">Limited travel funding </w:t>
      </w:r>
      <w:r w:rsidR="0010296E" w:rsidRPr="00E74ECA">
        <w:rPr>
          <w:rFonts w:ascii="Aptos Light" w:hAnsi="Aptos Light" w:cs="Arial"/>
        </w:rPr>
        <w:t>is</w:t>
      </w:r>
      <w:r w:rsidRPr="00E74ECA">
        <w:rPr>
          <w:rFonts w:ascii="Aptos Light" w:hAnsi="Aptos Light" w:cs="Arial"/>
        </w:rPr>
        <w:t xml:space="preserve"> available.</w:t>
      </w:r>
    </w:p>
    <w:p w14:paraId="0653A0DA" w14:textId="77777777" w:rsidR="00387431" w:rsidRPr="00E74ECA" w:rsidRDefault="00387431" w:rsidP="00A735E5">
      <w:pPr>
        <w:jc w:val="both"/>
        <w:rPr>
          <w:rFonts w:ascii="Aptos Light" w:hAnsi="Aptos Light" w:cs="Arial"/>
          <w:lang w:val="en-US"/>
        </w:rPr>
      </w:pPr>
    </w:p>
    <w:p w14:paraId="041CFA31" w14:textId="44214A4C" w:rsidR="00F1787C" w:rsidRPr="00E74ECA" w:rsidRDefault="00F1787C" w:rsidP="00A735E5">
      <w:pPr>
        <w:jc w:val="both"/>
        <w:rPr>
          <w:rFonts w:ascii="Aptos Light" w:hAnsi="Aptos Light" w:cs="Arial"/>
          <w:lang w:val="en-US"/>
        </w:rPr>
      </w:pPr>
    </w:p>
    <w:p w14:paraId="03C4C8D3" w14:textId="05CFCFA3" w:rsidR="00B67FEA" w:rsidRPr="00E74ECA" w:rsidRDefault="73BF49DD" w:rsidP="00A735E5">
      <w:pPr>
        <w:jc w:val="both"/>
        <w:rPr>
          <w:rFonts w:ascii="Aptos Light" w:hAnsi="Aptos Light" w:cs="Arial"/>
          <w:b/>
          <w:bCs/>
          <w:color w:val="4472C4" w:themeColor="accent1"/>
        </w:rPr>
      </w:pPr>
      <w:r w:rsidRPr="00E74ECA">
        <w:rPr>
          <w:rFonts w:ascii="Aptos Light" w:hAnsi="Aptos Light" w:cs="Arial"/>
          <w:lang w:val="en-US"/>
        </w:rPr>
        <w:t xml:space="preserve">Contact: </w:t>
      </w:r>
      <w:hyperlink r:id="rId10" w:history="1">
        <w:r w:rsidR="008D54CB" w:rsidRPr="00E74ECA">
          <w:rPr>
            <w:rStyle w:val="Hyperlink"/>
            <w:rFonts w:ascii="Aptos Light" w:hAnsi="Aptos Light" w:cs="Arial"/>
            <w:b/>
            <w:bCs/>
            <w:color w:val="0056B3"/>
            <w:u w:val="none"/>
          </w:rPr>
          <w:t>econ-appliedworkshop@bristol.ac.uk</w:t>
        </w:r>
      </w:hyperlink>
    </w:p>
    <w:p w14:paraId="3467B198" w14:textId="39CEB3BB" w:rsidR="00F1787C" w:rsidRPr="00E74ECA" w:rsidRDefault="00F1787C" w:rsidP="00A735E5">
      <w:pPr>
        <w:jc w:val="both"/>
        <w:rPr>
          <w:rFonts w:ascii="Aptos Light" w:hAnsi="Aptos Light" w:cs="Arial"/>
          <w:lang w:val="en-US"/>
        </w:rPr>
      </w:pPr>
    </w:p>
    <w:p w14:paraId="1D641E13" w14:textId="502562EB" w:rsidR="000866EB" w:rsidRPr="00E74ECA" w:rsidRDefault="000866EB" w:rsidP="00A735E5">
      <w:pPr>
        <w:jc w:val="both"/>
        <w:rPr>
          <w:rFonts w:ascii="Aptos Light" w:hAnsi="Aptos Light" w:cs="Arial"/>
          <w:lang w:val="en-US"/>
        </w:rPr>
      </w:pPr>
    </w:p>
    <w:p w14:paraId="662B0D59" w14:textId="2BDEA8C9" w:rsidR="00381917" w:rsidRPr="00E74ECA" w:rsidRDefault="00B50DE5" w:rsidP="00381917">
      <w:pPr>
        <w:jc w:val="both"/>
        <w:rPr>
          <w:rFonts w:ascii="Aptos Light" w:hAnsi="Aptos Light" w:cs="Arial"/>
          <w:lang w:val="en-US"/>
        </w:rPr>
      </w:pPr>
      <w:r w:rsidRPr="00E74ECA">
        <w:rPr>
          <w:rFonts w:ascii="Aptos Light" w:hAnsi="Aptos Light" w:cs="Arial"/>
          <w:lang w:val="en-US"/>
        </w:rPr>
        <w:t>Organizing Committee</w:t>
      </w:r>
      <w:r w:rsidR="006B625B">
        <w:rPr>
          <w:rFonts w:ascii="Aptos Light" w:hAnsi="Aptos Light" w:cs="Arial"/>
          <w:lang w:val="en-US"/>
        </w:rPr>
        <w:tab/>
      </w:r>
      <w:r w:rsidR="006B625B">
        <w:rPr>
          <w:rFonts w:ascii="Aptos Light" w:hAnsi="Aptos Light" w:cs="Arial"/>
          <w:lang w:val="en-US"/>
        </w:rPr>
        <w:tab/>
      </w:r>
      <w:r w:rsidR="006B625B">
        <w:rPr>
          <w:rFonts w:ascii="Aptos Light" w:hAnsi="Aptos Light" w:cs="Arial"/>
          <w:lang w:val="en-US"/>
        </w:rPr>
        <w:tab/>
      </w:r>
      <w:r w:rsidR="006B625B">
        <w:rPr>
          <w:rFonts w:ascii="Aptos Light" w:hAnsi="Aptos Light" w:cs="Arial"/>
          <w:lang w:val="en-US"/>
        </w:rPr>
        <w:tab/>
      </w:r>
      <w:r w:rsidR="006B625B">
        <w:rPr>
          <w:rFonts w:ascii="Aptos Light" w:hAnsi="Aptos Light" w:cs="Arial"/>
          <w:lang w:val="en-US"/>
        </w:rPr>
        <w:tab/>
        <w:t>Supported by</w:t>
      </w:r>
    </w:p>
    <w:p w14:paraId="6CC5728F" w14:textId="77777777" w:rsidR="006B625B" w:rsidRDefault="006B625B" w:rsidP="00381917">
      <w:pPr>
        <w:jc w:val="both"/>
        <w:rPr>
          <w:rFonts w:ascii="Aptos Light" w:hAnsi="Aptos Light" w:cs="Arial"/>
          <w:lang w:val="en-US"/>
        </w:rPr>
      </w:pPr>
    </w:p>
    <w:p w14:paraId="067E4034" w14:textId="6BB729A4" w:rsidR="00381917" w:rsidRPr="00E74ECA" w:rsidRDefault="006B625B" w:rsidP="00381917">
      <w:pPr>
        <w:jc w:val="both"/>
        <w:rPr>
          <w:rFonts w:ascii="Aptos Light" w:hAnsi="Aptos Light" w:cs="Arial"/>
          <w:lang w:val="en-US"/>
        </w:rPr>
      </w:pPr>
      <w:ins w:id="0" w:author="Paul Hufe" w:date="2023-12-19T12:34:00Z">
        <w:r w:rsidRPr="00265B3F">
          <w:drawing>
            <wp:anchor distT="0" distB="0" distL="114300" distR="114300" simplePos="0" relativeHeight="251658240" behindDoc="0" locked="0" layoutInCell="1" allowOverlap="1" wp14:anchorId="20E59408" wp14:editId="3975BCB1">
              <wp:simplePos x="0" y="0"/>
              <wp:positionH relativeFrom="margin">
                <wp:posOffset>3559175</wp:posOffset>
              </wp:positionH>
              <wp:positionV relativeFrom="paragraph">
                <wp:posOffset>3175</wp:posOffset>
              </wp:positionV>
              <wp:extent cx="1838325" cy="644525"/>
              <wp:effectExtent l="0" t="0" r="9525" b="3175"/>
              <wp:wrapSquare wrapText="bothSides"/>
              <wp:docPr id="2" name="Picture 2" descr="Ein Bild, das Text, Schrift, Grafiken, Grafikdesign enthält.&#10;&#10;Automatisch generierte Beschreibu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Ein Bild, das Text, Schrift, Grafiken, Grafikdesign enthält.&#10;&#10;Automatisch generierte Beschreibun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64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6655E76" w14:textId="1C625B6E" w:rsidR="00381917" w:rsidRPr="006B625B" w:rsidRDefault="00381917" w:rsidP="00381917">
      <w:pPr>
        <w:jc w:val="both"/>
        <w:rPr>
          <w:rStyle w:val="Hyperlink"/>
          <w:rFonts w:ascii="Aptos Light" w:hAnsi="Aptos Light"/>
          <w:b/>
          <w:bCs/>
          <w:color w:val="0056B3"/>
          <w:u w:val="none"/>
          <w:lang w:val="en-US"/>
        </w:rPr>
      </w:pP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fldChar w:fldCharType="begin"/>
      </w: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instrText xml:space="preserve"> HYPERLINK "https://www.paulhufe.net/" </w:instrText>
      </w: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</w: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fldChar w:fldCharType="separate"/>
      </w:r>
      <w:r w:rsidR="0010296E" w:rsidRPr="00BE3D2B">
        <w:rPr>
          <w:rStyle w:val="Hyperlink"/>
          <w:rFonts w:ascii="Aptos Light" w:hAnsi="Aptos Light"/>
          <w:b/>
          <w:bCs/>
          <w:color w:val="0056B3"/>
          <w:u w:val="none"/>
        </w:rPr>
        <w:t>Paul Hufe</w:t>
      </w:r>
    </w:p>
    <w:p w14:paraId="5FE80805" w14:textId="472CFF2C" w:rsidR="0010296E" w:rsidRPr="00BE3D2B" w:rsidRDefault="00381917" w:rsidP="00381917">
      <w:pPr>
        <w:jc w:val="both"/>
        <w:rPr>
          <w:rStyle w:val="Hyperlink"/>
          <w:rFonts w:ascii="Aptos Light" w:hAnsi="Aptos Light"/>
          <w:b/>
          <w:bCs/>
          <w:color w:val="0056B3"/>
          <w:u w:val="none"/>
        </w:rPr>
      </w:pP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fldChar w:fldCharType="end"/>
      </w:r>
      <w:hyperlink r:id="rId12" w:history="1">
        <w:r w:rsidR="0010296E" w:rsidRPr="00BE3D2B">
          <w:rPr>
            <w:rStyle w:val="Hyperlink"/>
            <w:rFonts w:ascii="Aptos Light" w:hAnsi="Aptos Light"/>
            <w:b/>
            <w:bCs/>
            <w:color w:val="0056B3"/>
            <w:u w:val="none"/>
          </w:rPr>
          <w:t>Jeremy McCauley</w:t>
        </w:r>
      </w:hyperlink>
    </w:p>
    <w:sectPr w:rsidR="0010296E" w:rsidRPr="00BE3D2B" w:rsidSect="009627FF">
      <w:headerReference w:type="default" r:id="rId13"/>
      <w:pgSz w:w="11906" w:h="16838"/>
      <w:pgMar w:top="1418" w:right="1418" w:bottom="1418" w:left="1418" w:header="184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54A8C" w14:textId="77777777" w:rsidR="004F4F5E" w:rsidRDefault="004F4F5E" w:rsidP="00400237">
      <w:r>
        <w:separator/>
      </w:r>
    </w:p>
  </w:endnote>
  <w:endnote w:type="continuationSeparator" w:id="0">
    <w:p w14:paraId="56699627" w14:textId="77777777" w:rsidR="004F4F5E" w:rsidRDefault="004F4F5E" w:rsidP="0040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9B142" w14:textId="77777777" w:rsidR="004F4F5E" w:rsidRDefault="004F4F5E" w:rsidP="00400237">
      <w:r>
        <w:separator/>
      </w:r>
    </w:p>
  </w:footnote>
  <w:footnote w:type="continuationSeparator" w:id="0">
    <w:p w14:paraId="1EFB76B0" w14:textId="77777777" w:rsidR="004F4F5E" w:rsidRDefault="004F4F5E" w:rsidP="00400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7064D" w14:textId="1DCBFE0A" w:rsidR="00CC23C0" w:rsidRDefault="00B15542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3CF6B3" wp14:editId="7503BB67">
              <wp:simplePos x="0" y="0"/>
              <wp:positionH relativeFrom="page">
                <wp:posOffset>2695575</wp:posOffset>
              </wp:positionH>
              <wp:positionV relativeFrom="paragraph">
                <wp:posOffset>-1170305</wp:posOffset>
              </wp:positionV>
              <wp:extent cx="5124450" cy="1342390"/>
              <wp:effectExtent l="0" t="0" r="0" b="0"/>
              <wp:wrapNone/>
              <wp:docPr id="1712134470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24450" cy="1342390"/>
                      </a:xfrm>
                      <a:prstGeom prst="rect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A37059" id="Rechteck 3" o:spid="_x0000_s1026" style="position:absolute;margin-left:212.25pt;margin-top:-92.15pt;width:403.5pt;height:105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" fillcolor="#772059" stroked="f" strokeweight="1pt">
              <w10:wrap anchorx="page"/>
            </v:rect>
          </w:pict>
        </mc:Fallback>
      </mc:AlternateContent>
    </w:r>
    <w:r w:rsidR="00FD2370">
      <w:rPr>
        <w:noProof/>
      </w:rPr>
      <w:drawing>
        <wp:anchor distT="0" distB="0" distL="114300" distR="114300" simplePos="0" relativeHeight="251665408" behindDoc="1" locked="0" layoutInCell="1" allowOverlap="1" wp14:anchorId="026EE8B7" wp14:editId="7862D5B4">
          <wp:simplePos x="0" y="0"/>
          <wp:positionH relativeFrom="column">
            <wp:posOffset>3690620</wp:posOffset>
          </wp:positionH>
          <wp:positionV relativeFrom="paragraph">
            <wp:posOffset>-770255</wp:posOffset>
          </wp:positionV>
          <wp:extent cx="2109470" cy="609600"/>
          <wp:effectExtent l="0" t="0" r="5080" b="0"/>
          <wp:wrapTight wrapText="bothSides">
            <wp:wrapPolygon edited="0">
              <wp:start x="0" y="0"/>
              <wp:lineTo x="0" y="20925"/>
              <wp:lineTo x="21457" y="20925"/>
              <wp:lineTo x="21457" y="12825"/>
              <wp:lineTo x="21262" y="2700"/>
              <wp:lineTo x="6437" y="0"/>
              <wp:lineTo x="0" y="0"/>
            </wp:wrapPolygon>
          </wp:wrapTight>
          <wp:docPr id="460657313" name="Grafik 5" descr="Ein Bild, das Text, Schrift, Grafiken, Grafikdesig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0657313" name="Grafik 5" descr="Ein Bild, das Text, Schrift, Grafiken, Grafikdesign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9470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7BF7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2841EC" wp14:editId="348045D9">
              <wp:simplePos x="0" y="0"/>
              <wp:positionH relativeFrom="column">
                <wp:posOffset>929005</wp:posOffset>
              </wp:positionH>
              <wp:positionV relativeFrom="paragraph">
                <wp:posOffset>-696595</wp:posOffset>
              </wp:positionV>
              <wp:extent cx="1342072" cy="391795"/>
              <wp:effectExtent l="0" t="1270" r="9525" b="9525"/>
              <wp:wrapNone/>
              <wp:docPr id="1096880037" name="Rechtwinkliges Drei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42072" cy="391795"/>
                      </a:xfrm>
                      <a:prstGeom prst="rtTriangle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B92D6A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echtwinkliges Dreieck 4" o:spid="_x0000_s1026" type="#_x0000_t6" style="position:absolute;margin-left:73.15pt;margin-top:-54.85pt;width:105.65pt;height:30.8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" fillcolor="#772059" stroked="f" strokeweight="1pt"/>
          </w:pict>
        </mc:Fallback>
      </mc:AlternateContent>
    </w:r>
    <w:r w:rsidR="00E0390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CBD411" wp14:editId="40B256F9">
              <wp:simplePos x="0" y="0"/>
              <wp:positionH relativeFrom="column">
                <wp:posOffset>-271145</wp:posOffset>
              </wp:positionH>
              <wp:positionV relativeFrom="paragraph">
                <wp:posOffset>-694055</wp:posOffset>
              </wp:positionV>
              <wp:extent cx="1342072" cy="391795"/>
              <wp:effectExtent l="0" t="1270" r="9525" b="9525"/>
              <wp:wrapNone/>
              <wp:docPr id="52769838" name="Rechtwinkliges Drei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342072" cy="391795"/>
                      </a:xfrm>
                      <a:prstGeom prst="rtTriangle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EAF361" id="Rechtwinkliges Dreieck 4" o:spid="_x0000_s1026" type="#_x0000_t6" style="position:absolute;margin-left:-21.35pt;margin-top:-54.65pt;width:105.65pt;height:30.8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" fillcolor="#772059" stroked="f" strokeweight="1pt"/>
          </w:pict>
        </mc:Fallback>
      </mc:AlternateContent>
    </w:r>
    <w:r w:rsidR="00E0390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D0A1B6" wp14:editId="2E2E2B06">
              <wp:simplePos x="0" y="0"/>
              <wp:positionH relativeFrom="page">
                <wp:align>left</wp:align>
              </wp:positionH>
              <wp:positionV relativeFrom="paragraph">
                <wp:posOffset>-1170305</wp:posOffset>
              </wp:positionV>
              <wp:extent cx="1104900" cy="1343025"/>
              <wp:effectExtent l="0" t="0" r="0" b="9525"/>
              <wp:wrapNone/>
              <wp:docPr id="112050538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04900" cy="1343025"/>
                      </a:xfrm>
                      <a:prstGeom prst="rect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9595ED" id="Rechteck 3" o:spid="_x0000_s1026" style="position:absolute;margin-left:0;margin-top:-92.15pt;width:87pt;height:105.7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" fillcolor="#772059" stroked="f" strokeweight="1pt">
              <w10:wrap anchorx="page"/>
            </v:rect>
          </w:pict>
        </mc:Fallback>
      </mc:AlternateContent>
    </w:r>
    <w:r w:rsidR="009627FF">
      <w:rPr>
        <w:noProof/>
      </w:rPr>
      <w:drawing>
        <wp:anchor distT="0" distB="0" distL="114300" distR="114300" simplePos="0" relativeHeight="251658240" behindDoc="1" locked="0" layoutInCell="1" allowOverlap="1" wp14:anchorId="1A9B0BB6" wp14:editId="164F1973">
          <wp:simplePos x="0" y="0"/>
          <wp:positionH relativeFrom="margin">
            <wp:posOffset>353060</wp:posOffset>
          </wp:positionH>
          <wp:positionV relativeFrom="paragraph">
            <wp:posOffset>-1170305</wp:posOffset>
          </wp:positionV>
          <wp:extent cx="1346835" cy="1343025"/>
          <wp:effectExtent l="0" t="0" r="5715" b="9525"/>
          <wp:wrapTight wrapText="bothSides">
            <wp:wrapPolygon edited="0">
              <wp:start x="0" y="0"/>
              <wp:lineTo x="0" y="21447"/>
              <wp:lineTo x="21386" y="21447"/>
              <wp:lineTo x="21386" y="0"/>
              <wp:lineTo x="0" y="0"/>
            </wp:wrapPolygon>
          </wp:wrapTight>
          <wp:docPr id="1083897815" name="Grafik 1" descr="Ein Bild, das Zeichnung, Bild, Blume, Darstellung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3897815" name="Grafik 1" descr="Ein Bild, das Zeichnung, Bild, Blume, Darstellung enthält.&#10;&#10;Automatisch generierte Beschreibu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6835" cy="1343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494161710" textId="2083491644" start="0" length="41" invalidationStart="0" invalidationLength="41" id="JKOavjZN"/>
  </int:Manifest>
  <int:Observations>
    <int:Content id="JKOavjZN">
      <int:Reviewed type="WordDesignerSuggestedImageAnnotation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F1A27"/>
    <w:multiLevelType w:val="hybridMultilevel"/>
    <w:tmpl w:val="11AC524A"/>
    <w:lvl w:ilvl="0" w:tplc="08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" w15:restartNumberingAfterBreak="0">
    <w:nsid w:val="0CAF54D6"/>
    <w:multiLevelType w:val="hybridMultilevel"/>
    <w:tmpl w:val="B874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04EAB"/>
    <w:multiLevelType w:val="hybridMultilevel"/>
    <w:tmpl w:val="5BE6D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70641"/>
    <w:multiLevelType w:val="multilevel"/>
    <w:tmpl w:val="4DA0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53A48"/>
    <w:multiLevelType w:val="multilevel"/>
    <w:tmpl w:val="35B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4868853">
    <w:abstractNumId w:val="4"/>
  </w:num>
  <w:num w:numId="2" w16cid:durableId="1454247196">
    <w:abstractNumId w:val="3"/>
  </w:num>
  <w:num w:numId="3" w16cid:durableId="1281104671">
    <w:abstractNumId w:val="0"/>
  </w:num>
  <w:num w:numId="4" w16cid:durableId="2122069739">
    <w:abstractNumId w:val="2"/>
  </w:num>
  <w:num w:numId="5" w16cid:durableId="80720759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 Hufe">
    <w15:presenceInfo w15:providerId="AD" w15:userId="S::sn21763@bristol.ac.uk::2d05fa87-7e8b-4045-8bc6-aa6b4e8755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3MLC0NDQ0NTYyszBT0lEKTi0uzszPAykwqQUAJSEbdSwAAAA="/>
  </w:docVars>
  <w:rsids>
    <w:rsidRoot w:val="00B50DE5"/>
    <w:rsid w:val="00007497"/>
    <w:rsid w:val="000238CD"/>
    <w:rsid w:val="00036970"/>
    <w:rsid w:val="000412D4"/>
    <w:rsid w:val="00044117"/>
    <w:rsid w:val="00060839"/>
    <w:rsid w:val="0006128D"/>
    <w:rsid w:val="000664FE"/>
    <w:rsid w:val="000823F0"/>
    <w:rsid w:val="000866EB"/>
    <w:rsid w:val="000C3693"/>
    <w:rsid w:val="000D3EE2"/>
    <w:rsid w:val="000F5D16"/>
    <w:rsid w:val="001015FE"/>
    <w:rsid w:val="0010296E"/>
    <w:rsid w:val="0011041D"/>
    <w:rsid w:val="00120124"/>
    <w:rsid w:val="001273F0"/>
    <w:rsid w:val="001561F1"/>
    <w:rsid w:val="00160F5E"/>
    <w:rsid w:val="0016387B"/>
    <w:rsid w:val="00165872"/>
    <w:rsid w:val="001B0244"/>
    <w:rsid w:val="001E105C"/>
    <w:rsid w:val="001F3549"/>
    <w:rsid w:val="0023306B"/>
    <w:rsid w:val="002339B2"/>
    <w:rsid w:val="002477E8"/>
    <w:rsid w:val="00253EE4"/>
    <w:rsid w:val="002739E1"/>
    <w:rsid w:val="00281BCF"/>
    <w:rsid w:val="002F0345"/>
    <w:rsid w:val="002F2E3B"/>
    <w:rsid w:val="002F3C42"/>
    <w:rsid w:val="00307DC2"/>
    <w:rsid w:val="00332BDD"/>
    <w:rsid w:val="00336C31"/>
    <w:rsid w:val="00342876"/>
    <w:rsid w:val="00381917"/>
    <w:rsid w:val="00387431"/>
    <w:rsid w:val="003A2207"/>
    <w:rsid w:val="003C227E"/>
    <w:rsid w:val="003D78A9"/>
    <w:rsid w:val="00400237"/>
    <w:rsid w:val="00400900"/>
    <w:rsid w:val="0040589F"/>
    <w:rsid w:val="00411AF3"/>
    <w:rsid w:val="004135F0"/>
    <w:rsid w:val="00420CE8"/>
    <w:rsid w:val="0042127B"/>
    <w:rsid w:val="004459DF"/>
    <w:rsid w:val="00483DCB"/>
    <w:rsid w:val="004B539B"/>
    <w:rsid w:val="004C0F99"/>
    <w:rsid w:val="004F08D9"/>
    <w:rsid w:val="004F4F5E"/>
    <w:rsid w:val="00502792"/>
    <w:rsid w:val="00510C7A"/>
    <w:rsid w:val="00526A91"/>
    <w:rsid w:val="00527D6E"/>
    <w:rsid w:val="00534486"/>
    <w:rsid w:val="005420DE"/>
    <w:rsid w:val="00543C7E"/>
    <w:rsid w:val="00577968"/>
    <w:rsid w:val="00590AA1"/>
    <w:rsid w:val="005958A3"/>
    <w:rsid w:val="005C69BA"/>
    <w:rsid w:val="005D5C75"/>
    <w:rsid w:val="005D6604"/>
    <w:rsid w:val="005E14DA"/>
    <w:rsid w:val="0061204D"/>
    <w:rsid w:val="00620D01"/>
    <w:rsid w:val="00622BC3"/>
    <w:rsid w:val="006440B5"/>
    <w:rsid w:val="00655D8A"/>
    <w:rsid w:val="006929DE"/>
    <w:rsid w:val="006B625B"/>
    <w:rsid w:val="006C42F3"/>
    <w:rsid w:val="006C53BB"/>
    <w:rsid w:val="006D0610"/>
    <w:rsid w:val="006D1408"/>
    <w:rsid w:val="006F25B1"/>
    <w:rsid w:val="006F6A28"/>
    <w:rsid w:val="007131AD"/>
    <w:rsid w:val="00713327"/>
    <w:rsid w:val="00753602"/>
    <w:rsid w:val="0077042E"/>
    <w:rsid w:val="007778B8"/>
    <w:rsid w:val="007C5907"/>
    <w:rsid w:val="007E167D"/>
    <w:rsid w:val="007F1B60"/>
    <w:rsid w:val="007F4635"/>
    <w:rsid w:val="008072B9"/>
    <w:rsid w:val="00826A4A"/>
    <w:rsid w:val="00832B14"/>
    <w:rsid w:val="00835E57"/>
    <w:rsid w:val="0085405C"/>
    <w:rsid w:val="00885E03"/>
    <w:rsid w:val="008B7166"/>
    <w:rsid w:val="008C0EF9"/>
    <w:rsid w:val="008D54CB"/>
    <w:rsid w:val="008F287A"/>
    <w:rsid w:val="008F7CFE"/>
    <w:rsid w:val="009627FF"/>
    <w:rsid w:val="009677AE"/>
    <w:rsid w:val="00985EDA"/>
    <w:rsid w:val="009A05E0"/>
    <w:rsid w:val="009B0B0F"/>
    <w:rsid w:val="009D0EEB"/>
    <w:rsid w:val="009D2D2A"/>
    <w:rsid w:val="009F662D"/>
    <w:rsid w:val="00A41617"/>
    <w:rsid w:val="00A539AB"/>
    <w:rsid w:val="00A70C92"/>
    <w:rsid w:val="00A71D74"/>
    <w:rsid w:val="00A73276"/>
    <w:rsid w:val="00A735E5"/>
    <w:rsid w:val="00AA34B6"/>
    <w:rsid w:val="00AD248A"/>
    <w:rsid w:val="00AD36E7"/>
    <w:rsid w:val="00AF27D9"/>
    <w:rsid w:val="00B0193D"/>
    <w:rsid w:val="00B01A2F"/>
    <w:rsid w:val="00B0539D"/>
    <w:rsid w:val="00B15542"/>
    <w:rsid w:val="00B34B5A"/>
    <w:rsid w:val="00B50DE5"/>
    <w:rsid w:val="00B51B74"/>
    <w:rsid w:val="00B54CD5"/>
    <w:rsid w:val="00B67FEA"/>
    <w:rsid w:val="00BC09DE"/>
    <w:rsid w:val="00BC50FC"/>
    <w:rsid w:val="00BD3DB5"/>
    <w:rsid w:val="00BE3D2B"/>
    <w:rsid w:val="00C07CF4"/>
    <w:rsid w:val="00C43F20"/>
    <w:rsid w:val="00C477DA"/>
    <w:rsid w:val="00C56628"/>
    <w:rsid w:val="00C64D40"/>
    <w:rsid w:val="00C75A56"/>
    <w:rsid w:val="00CB5760"/>
    <w:rsid w:val="00CB6EE3"/>
    <w:rsid w:val="00CC23C0"/>
    <w:rsid w:val="00CD0FA8"/>
    <w:rsid w:val="00D00137"/>
    <w:rsid w:val="00D046D7"/>
    <w:rsid w:val="00D365A7"/>
    <w:rsid w:val="00D40AA7"/>
    <w:rsid w:val="00D41B4E"/>
    <w:rsid w:val="00D451EE"/>
    <w:rsid w:val="00D529EE"/>
    <w:rsid w:val="00D63224"/>
    <w:rsid w:val="00D84CCC"/>
    <w:rsid w:val="00DC713E"/>
    <w:rsid w:val="00DD4408"/>
    <w:rsid w:val="00DE7BF7"/>
    <w:rsid w:val="00DF6D50"/>
    <w:rsid w:val="00E03905"/>
    <w:rsid w:val="00E17D74"/>
    <w:rsid w:val="00E2152B"/>
    <w:rsid w:val="00E24DB3"/>
    <w:rsid w:val="00E26CF6"/>
    <w:rsid w:val="00E27DAE"/>
    <w:rsid w:val="00E304EA"/>
    <w:rsid w:val="00E320FD"/>
    <w:rsid w:val="00E43D92"/>
    <w:rsid w:val="00E55E42"/>
    <w:rsid w:val="00E74ECA"/>
    <w:rsid w:val="00E75AFF"/>
    <w:rsid w:val="00E95625"/>
    <w:rsid w:val="00EB4D8B"/>
    <w:rsid w:val="00ED26BF"/>
    <w:rsid w:val="00EE5E98"/>
    <w:rsid w:val="00F035A1"/>
    <w:rsid w:val="00F1787C"/>
    <w:rsid w:val="00F256BA"/>
    <w:rsid w:val="00F312FA"/>
    <w:rsid w:val="00F537D8"/>
    <w:rsid w:val="00F55BC1"/>
    <w:rsid w:val="00F56741"/>
    <w:rsid w:val="00F9127F"/>
    <w:rsid w:val="00FA2FDE"/>
    <w:rsid w:val="00FA65F2"/>
    <w:rsid w:val="00FB4A4B"/>
    <w:rsid w:val="00FB6FB0"/>
    <w:rsid w:val="00FD2370"/>
    <w:rsid w:val="00FD6672"/>
    <w:rsid w:val="00FF02D3"/>
    <w:rsid w:val="02301327"/>
    <w:rsid w:val="0692B76C"/>
    <w:rsid w:val="1E1AEF75"/>
    <w:rsid w:val="4A0FB441"/>
    <w:rsid w:val="73BF49DD"/>
    <w:rsid w:val="776CC57A"/>
    <w:rsid w:val="7C4EA99A"/>
    <w:rsid w:val="7CF0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BB73888"/>
  <w15:chartTrackingRefBased/>
  <w15:docId w15:val="{8B073929-15DA-4969-ADDB-97BC764E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67FE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67FE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67FEA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C56628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0296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10296E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10296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0296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0296E"/>
    <w:rPr>
      <w:b/>
      <w:bCs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CC23C0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C23C0"/>
  </w:style>
  <w:style w:type="paragraph" w:styleId="Fuzeile">
    <w:name w:val="footer"/>
    <w:basedOn w:val="Standard"/>
    <w:link w:val="FuzeileZchn"/>
    <w:uiPriority w:val="99"/>
    <w:unhideWhenUsed/>
    <w:rsid w:val="00CC23C0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C23C0"/>
  </w:style>
  <w:style w:type="paragraph" w:styleId="berarbeitung">
    <w:name w:val="Revision"/>
    <w:hidden/>
    <w:uiPriority w:val="99"/>
    <w:semiHidden/>
    <w:rsid w:val="00127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2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8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3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3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7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2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irakuka.com/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ites.google.com/site/jeremymccauley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1703f1b271f941fc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hyperlink" Target="mailto:econ-appliedworkshop@bristol.ac.u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mt3.research.microsoft.com/BEPB2023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EFBB8D-0D1A-8041-82C9-FE9C3D27B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156</Words>
  <Characters>1021</Characters>
  <Application>Microsoft Office Word</Application>
  <DocSecurity>0</DocSecurity>
  <Lines>43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Feijoo Moreira</dc:creator>
  <cp:keywords/>
  <dc:description/>
  <cp:lastModifiedBy>Paul Hufe</cp:lastModifiedBy>
  <cp:revision>5</cp:revision>
  <cp:lastPrinted>2023-12-19T10:31:00Z</cp:lastPrinted>
  <dcterms:created xsi:type="dcterms:W3CDTF">2023-12-19T12:24:00Z</dcterms:created>
  <dcterms:modified xsi:type="dcterms:W3CDTF">2023-12-19T12:35:00Z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ab099ae3d45994b6b64a0879d7379f2b71f9230bb9133dc14e45c4b0e28a9c27</vt:lpwstr>
  </property>
</Properties>
</file>